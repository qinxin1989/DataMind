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people.xml" ContentType="application/vnd.openxmlformats-officedocument.wordprocessingml.people+xml"/>
</Types>
</file>

<file path=_rels/.rels><?xml version="1.0" encoding="ascii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  
  <Relationship Id="rId3" Type="http://schemas.openxmlformats.org/officeDocument/2006/relationships/extended-properties" Target="docProps/app.xml"/>
  
  
  <Relationship Id="rId4" Type="http://schemas.openxmlformats.org/officeDocument/2006/relationships/custom-properties" Target="docProps/custom.xml"/>
  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mc:Ignorable="w14 w15 wp14">
  <w:body>
    <w:p>
      <w:pPr>
        <w:pStyle w:val="Title"/>
      </w:pPr>
      <w:r>
        <w:t xml:space="preserve">替换修订测试</w:t>
      </w:r>
    </w:p>
    <w:p>
      <w:r>
        <w:t xml:space="preserve">第一段保持不变</w:t>
      </w:r>
    </w:p>
    <w:p/>
    <w:p>
      <w:r w:rsidR="89650775">
        <w:t>第二段需要</w:t>
      </w:r>
      <w:del w:id="0" w:author="Claude" w:date="2026-04-19T11:30:22Z" w16du:dateUtc="2026-04-19T11:30:22Z">
        <w:r w:rsidDel="89650775">
          <w:delText>删除</w:delText>
        </w:r>
      </w:del>
      <w:ins w:id="1" w:author="Claude" w:date="2026-04-19T11:30:22Z" w16du:dateUtc="2026-04-19T11:30:22Z">
        <w:r w:rsidR="89650775">
          <w:t>保留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rackRevisions/>
  <w:displayBackgroundShape/>
  <w:evenAndOddHeaders w:val="false"/>
  <w:compat>
    <w:compatSetting w:val="15" w:name="compatibilityMode" w:uri="http://schemas.microsoft.com/office/word"/>
  </w:compat>
  <w:rsids>
    <w:rsidRoot w:val="89650775"/>
    <w:rsid w:val="8965077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ascii"?>
<Relationships xmlns="http://schemas.openxmlformats.org/package/2006/relationships"/>

</file>

<file path=word/_rels/document.xml.rels><?xml version="1.0" encoding="ascii"?>
<Relationships xmlns="http://schemas.openxmlformats.org/package/2006/relationships">
  
  
  <Relationship Id="rId1" Type="http://schemas.openxmlformats.org/officeDocument/2006/relationships/styles" Target="styles.xml"/>
  
  
  <Relationship Id="rId2" Type="http://schemas.openxmlformats.org/officeDocument/2006/relationships/numbering" Target="numbering.xml"/>
  
  
  <Relationship Id="rId3" Type="http://schemas.openxmlformats.org/officeDocument/2006/relationships/footnotes" Target="footnotes.xml"/>
  
  
  <Relationship Id="rId4" Type="http://schemas.openxmlformats.org/officeDocument/2006/relationships/endnotes" Target="endnotes.xml"/>
  
  
  <Relationship Id="rId5" Type="http://schemas.openxmlformats.org/officeDocument/2006/relationships/settings" Target="settings.xml"/>
  
  
  <Relationship Id="rId6" Type="http://schemas.openxmlformats.org/officeDocument/2006/relationships/comments" Target="comments.xml"/>
  
  
  <Relationship Id="rId7" Type="http://schemas.openxmlformats.org/officeDocument/2006/relationships/fontTable" Target="fontTable.xml"/>
  

  <Relationship Id="rId8" Type="http://schemas.microsoft.com/office/2011/relationships/people" Target="people.xml"/>
</Relationships>

</file>

<file path=word/_rels/endnotes.xml.rels><?xml version="1.0" encoding="ascii"?>
<Relationships xmlns="http://schemas.openxmlformats.org/package/2006/relationships"/>

</file>

<file path=word/_rels/fontTable.xml.rels><?xml version="1.0" encoding="ascii"?>
<Relationships xmlns="http://schemas.openxmlformats.org/package/2006/relationships"/>

</file>

<file path=word/_rels/footnotes.xml.rels><?xml version="1.0" encoding="ascii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2026-04-19T11:30:20.407Z</dcterms:created>
  <dcterms:modified xsi:type="dcterms:W3CDTF">2026-04-19T11:30:20.407Z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