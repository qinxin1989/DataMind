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people.xml" ContentType="application/vnd.openxmlformats-officedocument.wordprocessingml.people+xml"/>
</Types>
</file>

<file path=_rels/.rels><?xml version="1.0" encoding="ascii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16du="http://schemas.microsoft.com/office/word/2023/wordml/word16du" mc:Ignorable="w14 w15 wp14">
  <w:body>
    <w:p>
      <w:pPr>
        <w:pStyle w:val="Title"/>
      </w:pPr>
      <w:r>
        <w:t xml:space="preserve">修订冒烟</w:t>
      </w:r>
    </w:p>
    <w:commentRangeStart w:id="0"/>
    <w:p>
      <w:r>
        <w:t xml:space="preserve">第一段需要说明</w:t>
      </w:r>
      <w:commentRangeEnd w:id="0"/>
      <w:r w:rsidR="8EE2C134">
        <w:rPr>
          <w:rStyle w:val="CommentReference"/>
        </w:rPr>
        <w:commentReference w:id="0"/>
      </w:r>
    </w:p>
    <w:p>
      <w:del w:id="0" w:author="Claude" w:date="2026-04-19T10:59:34Z" w16du:dateUtc="2026-04-19T10:59:34Z">
        <w:r w:rsidDel="07A4E5EC">
          <w:delText xml:space="preserve">第二段需要删除</w:delText>
        </w:r>
      </w:del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Claude" w:date="2026-04-19T10:59:33Z" w:initials="C">
    <w:p w14:paraId="38BE95FC" w14:textId="77777777" w:rsidR="8EE2C134" w:rsidRDefault="8EE2C134" w:rsidP="8EE2C134">
      <w:r w:rsidR="8EE2C134">
        <w:rPr>
          <w:rStyle w:val="CommentReference"/>
        </w:rPr>
        <w:annotationRef/>
      </w:r>
      <w:r w:rsidR="8EE2C134">
        <w:rPr>
          <w:color w:val="000000"/>
          <w:sz w:val="20"/>
          <w:szCs w:val="20"/>
        </w:rPr>
        <w:t>这里建议补充背景说明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8BE95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318277E9" w16cex:dateUtc="2026-04-19T10:59:33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8BE95FC" w16cid:durableId="318277E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rackRevisions/>
  <w:displayBackgroundShape/>
  <w:evenAndOddHeaders w:val="false"/>
  <w:compat>
    <w:compatSetting w:val="15" w:name="compatibilityMode" w:uri="http://schemas.microsoft.com/office/word"/>
  </w:compat>
  <w:rsids>
    <w:rsidRoot w:val="8EE2C134"/>
    <w:rsid w:val="8EE2C134"/>
    <w:rsid w:val="07A4E5EC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ascii"?>
<Relationships xmlns="http://schemas.openxmlformats.org/package/2006/relationships"/>

</file>

<file path=word/_rels/document.xml.rels><?xml version="1.0" encoding="ascii"?>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<Relationship Id="rId8" Type="http://schemas.microsoft.com/office/2011/relationships/people" Target="people.xml"/></Relationships>
</file>

<file path=word/_rels/endnotes.xml.rels><?xml version="1.0" encoding="ascii"?>
<Relationships xmlns="http://schemas.openxmlformats.org/package/2006/relationships"/>

</file>

<file path=word/_rels/fontTable.xml.rels><?xml version="1.0" encoding="ascii"?>
<Relationships xmlns="http://schemas.openxmlformats.org/package/2006/relationships"/>

</file>

<file path=word/_rels/footnotes.xml.rels><?xml version="1.0" encoding="ascii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2026-04-19T10:59:32.187Z</dcterms:created>
  <dcterms:modified xsi:type="dcterms:W3CDTF">2026-04-19T10:59:32.187Z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